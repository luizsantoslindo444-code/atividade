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77777777" w:rsidR="00070719" w:rsidRPr="00D43589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r>
        <w:rPr>
          <w:rFonts w:ascii="Times New Roman" w:hAnsi="Times New Roman"/>
          <w:b/>
          <w:sz w:val="24"/>
        </w:rPr>
        <w:t>ACESSIBILIDADE DIGITAL PARA PESSOAS COM DEFICIÊNCIA VISUAL: DESAFIOS NA IMPLEMENTAÇÃO DE RECURSOS DE ÁUDIO EM SITES E APLICATIVOS</w:t>
      </w:r>
    </w:p>
    <w:p w14:paraId="2AF10CEA" w14:textId="77777777" w:rsidR="00CE73D8" w:rsidRDefault="00CE73D8" w:rsidP="00CE73D8">
      <w:pPr>
        <w:spacing w:after="0" w:line="240" w:lineRule="auto"/>
        <w:ind w:firstLine="709"/>
        <w:jc w:val="right"/>
        <w:rPr>
          <w:ins w:id="1" w:author="JOSE" w:date="2026-10-15T19:30:00Z"/>
          <w:rFonts w:ascii="Times New Roman" w:hAnsi="Times New Roman"/>
          <w:sz w:val="24"/>
        </w:rPr>
      </w:pPr>
    </w:p>
    <w:p w14:paraId="024A3D5F" w14:textId="12A27579" w:rsidR="00CE73D8" w:rsidRPr="00851413" w:rsidDel="00CE73D8" w:rsidRDefault="00CE73D8" w:rsidP="00CE73D8">
      <w:pPr>
        <w:spacing w:after="0" w:line="360" w:lineRule="auto"/>
        <w:ind w:firstLine="709"/>
        <w:jc w:val="right"/>
        <w:rPr>
          <w:del w:id="2" w:author="JOSE" w:date="2026-10-15T19:30:00Z"/>
          <w:moveTo w:id="3" w:author="JOSE" w:date="2026-10-15T19:30:00Z"/>
          <w:rFonts w:ascii="Times New Roman" w:hAnsi="Times New Roman" w:cs="Times New Roman"/>
          <w:color w:val="000000" w:themeColor="text1"/>
          <w:sz w:val="24"/>
          <w:szCs w:val="24"/>
        </w:rPr>
        <w:pPrChange w:id="4" w:author="JOSE" w:date="2026-10-15T19:32:00Z">
          <w:pPr>
            <w:spacing w:after="0" w:line="240" w:lineRule="auto"/>
            <w:ind w:firstLine="709"/>
            <w:jc w:val="right"/>
          </w:pPr>
        </w:pPrChange>
      </w:pPr>
      <w:moveToRangeStart w:id="5" w:author="JOSE" w:date="2026-10-15T19:30:00Z" w:name="move242985052"/>
      <w:moveTo w:id="6" w:author="JOSE" w:date="2026-10-15T19:30:00Z">
        <w:del w:id="7" w:author="JOSE" w:date="2026-10-15T19:30:00Z">
          <w:r w:rsidDel="00CE73D8">
            <w:rPr>
              <w:rFonts w:ascii="Times New Roman" w:hAnsi="Times New Roman"/>
              <w:sz w:val="24"/>
            </w:rPr>
            <w:delText xml:space="preserve">Orientadora: </w:delText>
          </w:r>
        </w:del>
        <w:r>
          <w:rPr>
            <w:rFonts w:ascii="Times New Roman" w:hAnsi="Times New Roman"/>
            <w:sz w:val="24"/>
          </w:rPr>
          <w:t>ISABELLA LUIZA DOS SANTOS SOUZA, ESPECIALISTA</w:t>
        </w:r>
      </w:moveTo>
      <w:ins w:id="8" w:author="JOSE" w:date="2026-10-15T19:30:00Z">
        <w:r w:rsidRPr="00CE73D8">
          <w:rPr>
            <w:rFonts w:ascii="Times New Roman" w:hAnsi="Times New Roman"/>
            <w:sz w:val="24"/>
            <w:vertAlign w:val="superscript"/>
            <w:rPrChange w:id="9" w:author="JOSE" w:date="2026-10-15T19:30:00Z">
              <w:rPr>
                <w:rFonts w:ascii="Times New Roman" w:hAnsi="Times New Roman"/>
                <w:sz w:val="24"/>
              </w:rPr>
            </w:rPrChange>
          </w:rPr>
          <w:t>1</w:t>
        </w:r>
      </w:ins>
    </w:p>
    <w:moveToRangeEnd w:id="5"/>
    <w:p w14:paraId="58CB1750" w14:textId="77777777" w:rsidR="00CE73D8" w:rsidRDefault="00CE73D8" w:rsidP="00CE73D8">
      <w:pPr>
        <w:spacing w:after="0" w:line="360" w:lineRule="auto"/>
        <w:ind w:firstLine="709"/>
        <w:jc w:val="right"/>
        <w:rPr>
          <w:ins w:id="10" w:author="JOSE" w:date="2026-10-15T19:30:00Z"/>
          <w:rFonts w:ascii="Times New Roman" w:hAnsi="Times New Roman"/>
          <w:sz w:val="24"/>
        </w:rPr>
        <w:pPrChange w:id="11" w:author="JOSE" w:date="2026-10-15T19:32:00Z">
          <w:pPr>
            <w:spacing w:after="0" w:line="360" w:lineRule="auto"/>
            <w:ind w:firstLine="709"/>
            <w:jc w:val="right"/>
          </w:pPr>
        </w:pPrChange>
      </w:pPr>
    </w:p>
    <w:p w14:paraId="2E9E9F7C" w14:textId="165914BE" w:rsidR="00587CA5" w:rsidRPr="00587CA5" w:rsidRDefault="00587CA5" w:rsidP="00587CA5">
      <w:pPr>
        <w:spacing w:after="0" w:line="360" w:lineRule="auto"/>
        <w:ind w:firstLine="709"/>
        <w:jc w:val="right"/>
        <w:rPr>
          <w:ins w:id="12" w:author="JOSE" w:date="2026-10-15T19:50:00Z"/>
          <w:rFonts w:ascii="Times New Roman" w:hAnsi="Times New Roman"/>
          <w:sz w:val="24"/>
          <w:vertAlign w:val="superscript"/>
          <w:rPrChange w:id="13" w:author="JOSE" w:date="2026-10-15T19:50:00Z">
            <w:rPr>
              <w:ins w:id="14" w:author="JOSE" w:date="2026-10-15T19:50:00Z"/>
              <w:rFonts w:ascii="Times New Roman" w:hAnsi="Times New Roman"/>
              <w:sz w:val="24"/>
            </w:rPr>
          </w:rPrChange>
        </w:rPr>
      </w:pPr>
      <w:ins w:id="15" w:author="JOSE" w:date="2026-10-15T19:49:00Z">
        <w:r>
          <w:rPr>
            <w:rFonts w:ascii="Times New Roman" w:hAnsi="Times New Roman"/>
            <w:sz w:val="24"/>
          </w:rPr>
          <w:t>JOSÉ LUIZ DOS SANTOS</w:t>
        </w:r>
      </w:ins>
      <w:ins w:id="16" w:author="JOSE" w:date="2026-10-15T19:50:00Z">
        <w:r>
          <w:rPr>
            <w:rFonts w:ascii="Times New Roman" w:hAnsi="Times New Roman"/>
            <w:sz w:val="24"/>
            <w:vertAlign w:val="superscript"/>
          </w:rPr>
          <w:t>2</w:t>
        </w:r>
      </w:ins>
    </w:p>
    <w:p w14:paraId="6C65929C" w14:textId="51471287" w:rsidR="00587CA5" w:rsidRDefault="00CE73D8" w:rsidP="00587CA5">
      <w:pPr>
        <w:spacing w:after="0" w:line="360" w:lineRule="auto"/>
        <w:ind w:firstLine="709"/>
        <w:jc w:val="right"/>
        <w:rPr>
          <w:ins w:id="17" w:author="JOSE" w:date="2026-10-15T19:48:00Z"/>
          <w:rFonts w:ascii="Times New Roman" w:hAnsi="Times New Roman"/>
          <w:sz w:val="24"/>
          <w:vertAlign w:val="superscript"/>
        </w:rPr>
      </w:pPr>
      <w:del w:id="18" w:author="JOSE" w:date="2026-10-15T19:48:00Z">
        <w:r w:rsidDel="00587CA5">
          <w:rPr>
            <w:rFonts w:ascii="Times New Roman" w:hAnsi="Times New Roman"/>
            <w:sz w:val="24"/>
          </w:rPr>
          <w:delText>DANIEL PINARELLI DOS SANTOS</w:delText>
        </w:r>
      </w:del>
      <w:ins w:id="19" w:author="JOSE" w:date="2026-10-15T19:48:00Z">
        <w:r w:rsidR="00587CA5">
          <w:rPr>
            <w:rFonts w:ascii="Times New Roman" w:hAnsi="Times New Roman"/>
            <w:sz w:val="24"/>
          </w:rPr>
          <w:t>LEONAN VIEIRA ALVES</w:t>
        </w:r>
        <w:r w:rsidR="00587CA5">
          <w:rPr>
            <w:rFonts w:ascii="Times New Roman" w:hAnsi="Times New Roman"/>
            <w:sz w:val="24"/>
            <w:vertAlign w:val="superscript"/>
          </w:rPr>
          <w:t>3</w:t>
        </w:r>
      </w:ins>
    </w:p>
    <w:p w14:paraId="4DF1D870" w14:textId="36BDE5E5" w:rsidR="00587CA5" w:rsidRDefault="00A866D7" w:rsidP="00587CA5">
      <w:pPr>
        <w:spacing w:after="0" w:line="360" w:lineRule="auto"/>
        <w:ind w:firstLine="709"/>
        <w:jc w:val="right"/>
        <w:rPr>
          <w:ins w:id="20" w:author="JOSE" w:date="2026-10-15T19:48:00Z"/>
          <w:rFonts w:ascii="Times New Roman" w:hAnsi="Times New Roman"/>
          <w:sz w:val="24"/>
        </w:rPr>
      </w:pPr>
      <w:del w:id="21" w:author="JOSE" w:date="2026-10-15T19:30:00Z">
        <w:r w:rsidDel="00CE73D8">
          <w:rPr>
            <w:rFonts w:ascii="Times New Roman" w:hAnsi="Times New Roman"/>
            <w:sz w:val="24"/>
          </w:rPr>
          <w:delText xml:space="preserve">; </w:delText>
        </w:r>
      </w:del>
      <w:del w:id="22" w:author="JOSE" w:date="2026-10-15T19:48:00Z">
        <w:r w:rsidR="00CE73D8" w:rsidDel="00587CA5">
          <w:rPr>
            <w:rFonts w:ascii="Times New Roman" w:hAnsi="Times New Roman"/>
            <w:sz w:val="24"/>
          </w:rPr>
          <w:delText>LUIZ HENRIQUE DOMINGUES DOS SANTOS</w:delText>
        </w:r>
      </w:del>
      <w:ins w:id="23" w:author="JOSE" w:date="2026-10-15T19:48:00Z">
        <w:r w:rsidR="00587CA5">
          <w:rPr>
            <w:rFonts w:ascii="Times New Roman" w:hAnsi="Times New Roman"/>
            <w:sz w:val="24"/>
          </w:rPr>
          <w:t>LUIZ HENRIQUE DOMINGUES DOS SANTOS</w:t>
        </w:r>
        <w:r w:rsidR="00587CA5">
          <w:rPr>
            <w:rFonts w:ascii="Times New Roman" w:hAnsi="Times New Roman"/>
            <w:sz w:val="24"/>
            <w:vertAlign w:val="superscript"/>
          </w:rPr>
          <w:t>4</w:t>
        </w:r>
      </w:ins>
    </w:p>
    <w:p w14:paraId="434C6D26" w14:textId="5FE17989" w:rsidR="00A866D7" w:rsidRPr="00D43589" w:rsidDel="00587CA5" w:rsidRDefault="00A866D7" w:rsidP="00CE73D8">
      <w:pPr>
        <w:spacing w:after="0" w:line="360" w:lineRule="auto"/>
        <w:ind w:firstLine="709"/>
        <w:jc w:val="right"/>
        <w:rPr>
          <w:del w:id="24" w:author="JOSE" w:date="2026-10-15T19:47:00Z"/>
          <w:rFonts w:ascii="Times New Roman" w:hAnsi="Times New Roman" w:cs="Times New Roman"/>
          <w:b/>
          <w:color w:val="000000" w:themeColor="text1"/>
          <w:sz w:val="28"/>
          <w:szCs w:val="24"/>
          <w:rPrChange w:id="25" w:author="Isabella" w:date="2026-10-06T20:20:00Z">
            <w:rPr>
              <w:del w:id="26" w:author="JOSE" w:date="2026-10-15T19:47:00Z"/>
              <w:rFonts w:ascii="Times New Roman" w:hAnsi="Times New Roman" w:cs="Times New Roman"/>
              <w:b/>
              <w:sz w:val="28"/>
              <w:szCs w:val="24"/>
            </w:rPr>
          </w:rPrChange>
        </w:rPr>
        <w:pPrChange w:id="27" w:author="JOSE" w:date="2026-10-15T19:32:00Z">
          <w:pPr>
            <w:spacing w:after="0" w:line="360" w:lineRule="auto"/>
            <w:ind w:firstLine="709"/>
            <w:jc w:val="center"/>
          </w:pPr>
        </w:pPrChange>
      </w:pPr>
      <w:del w:id="28" w:author="JOSE" w:date="2026-10-15T19:30:00Z">
        <w:r w:rsidDel="00CE73D8">
          <w:rPr>
            <w:rFonts w:ascii="Times New Roman" w:hAnsi="Times New Roman"/>
            <w:sz w:val="24"/>
          </w:rPr>
          <w:delText xml:space="preserve">; </w:delText>
        </w:r>
      </w:del>
      <w:del w:id="29" w:author="JOSE" w:date="2026-10-15T19:48:00Z">
        <w:r w:rsidR="00CE73D8" w:rsidDel="00587CA5">
          <w:rPr>
            <w:rFonts w:ascii="Times New Roman" w:hAnsi="Times New Roman"/>
            <w:sz w:val="24"/>
          </w:rPr>
          <w:delText>LEONAN VIEIRA ALVES</w:delText>
        </w:r>
      </w:del>
      <w:ins w:id="30" w:author="JOSE" w:date="2026-10-15T19:47:00Z">
        <w:r w:rsidR="00587CA5">
          <w:rPr>
            <w:rFonts w:ascii="Times New Roman" w:hAnsi="Times New Roman"/>
            <w:sz w:val="24"/>
          </w:rPr>
          <w:t>DANIEL PINARELLI DOS SANTOS</w:t>
        </w:r>
        <w:r w:rsidR="00587CA5">
          <w:rPr>
            <w:rFonts w:ascii="Times New Roman" w:hAnsi="Times New Roman"/>
            <w:sz w:val="24"/>
            <w:vertAlign w:val="superscript"/>
          </w:rPr>
          <w:t>5</w:t>
        </w:r>
      </w:ins>
      <w:del w:id="31" w:author="JOSE" w:date="2026-10-15T19:30:00Z">
        <w:r w:rsidDel="00CE73D8">
          <w:rPr>
            <w:rFonts w:ascii="Times New Roman" w:hAnsi="Times New Roman"/>
            <w:sz w:val="24"/>
          </w:rPr>
          <w:delText xml:space="preserve">; </w:delText>
        </w:r>
      </w:del>
      <w:del w:id="32" w:author="JOSE" w:date="2026-10-15T19:47:00Z">
        <w:r w:rsidR="00CE73D8" w:rsidDel="00587CA5">
          <w:rPr>
            <w:rFonts w:ascii="Times New Roman" w:hAnsi="Times New Roman"/>
            <w:sz w:val="24"/>
          </w:rPr>
          <w:delText>JOSÉ LUIZ DOS SANTOS</w:delText>
        </w:r>
      </w:del>
    </w:p>
    <w:p w14:paraId="66041129" w14:textId="254CE131" w:rsidR="0072291A" w:rsidRPr="00D43589" w:rsidDel="00CE73D8" w:rsidRDefault="006D5DF8" w:rsidP="00CE73D8">
      <w:pPr>
        <w:spacing w:after="0" w:line="240" w:lineRule="auto"/>
        <w:ind w:firstLine="709"/>
        <w:jc w:val="right"/>
        <w:rPr>
          <w:moveFrom w:id="33" w:author="JOSE" w:date="2026-10-15T19:30:00Z"/>
          <w:rFonts w:ascii="Times New Roman" w:hAnsi="Times New Roman" w:cs="Times New Roman"/>
          <w:color w:val="000000" w:themeColor="text1"/>
          <w:sz w:val="24"/>
          <w:szCs w:val="24"/>
          <w:rPrChange w:id="34" w:author="Isabella" w:date="2026-10-06T20:20:00Z">
            <w:rPr>
              <w:moveFrom w:id="35" w:author="JOSE" w:date="2026-10-15T19:30:00Z"/>
              <w:rFonts w:ascii="Times New Roman" w:hAnsi="Times New Roman" w:cs="Times New Roman"/>
              <w:sz w:val="24"/>
              <w:szCs w:val="24"/>
            </w:rPr>
          </w:rPrChange>
        </w:rPr>
        <w:pPrChange w:id="36" w:author="JOSE" w:date="2026-10-15T19:28:00Z">
          <w:pPr>
            <w:spacing w:after="0" w:line="240" w:lineRule="auto"/>
            <w:ind w:firstLine="709"/>
            <w:jc w:val="center"/>
          </w:pPr>
        </w:pPrChange>
      </w:pPr>
      <w:moveFromRangeStart w:id="37" w:author="JOSE" w:date="2026-10-15T19:30:00Z" w:name="move242985052"/>
      <w:moveFrom w:id="38" w:author="JOSE" w:date="2026-10-15T19:30:00Z">
        <w:r w:rsidDel="00CE73D8">
          <w:rPr>
            <w:rFonts w:ascii="Times New Roman" w:hAnsi="Times New Roman"/>
            <w:sz w:val="24"/>
          </w:rPr>
          <w:t>Orientadora: Isabella Luiza dos Santos Souza, especialista</w:t>
        </w:r>
      </w:moveFrom>
    </w:p>
    <w:moveFromRangeEnd w:id="37"/>
    <w:p w14:paraId="4513413D" w14:textId="77777777" w:rsidR="00FC70D8" w:rsidRPr="00D43589" w:rsidRDefault="00FC70D8" w:rsidP="00CE73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39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40" w:author="JOSE" w:date="2026-10-15T19:28:00Z">
          <w:pPr>
            <w:spacing w:after="0" w:line="240" w:lineRule="auto"/>
            <w:ind w:firstLine="709"/>
            <w:jc w:val="right"/>
          </w:pPr>
        </w:pPrChange>
      </w:pPr>
    </w:p>
    <w:p w14:paraId="0EBA97DB" w14:textId="77777777" w:rsidR="00595417" w:rsidRPr="00D43589" w:rsidDel="00CE73D8" w:rsidRDefault="00595417" w:rsidP="00CE73D8">
      <w:pPr>
        <w:spacing w:after="0" w:line="240" w:lineRule="auto"/>
        <w:ind w:firstLine="709"/>
        <w:jc w:val="right"/>
        <w:rPr>
          <w:del w:id="41" w:author="JOSE" w:date="2026-10-15T19:32:00Z"/>
          <w:rFonts w:ascii="Times New Roman" w:hAnsi="Times New Roman" w:cs="Times New Roman"/>
          <w:color w:val="000000" w:themeColor="text1"/>
          <w:sz w:val="24"/>
          <w:szCs w:val="24"/>
          <w:rPrChange w:id="42" w:author="Isabella" w:date="2026-10-06T20:20:00Z">
            <w:rPr>
              <w:del w:id="43" w:author="JOSE" w:date="2026-10-15T19:32:00Z"/>
              <w:rFonts w:ascii="Times New Roman" w:hAnsi="Times New Roman" w:cs="Times New Roman"/>
              <w:sz w:val="24"/>
              <w:szCs w:val="24"/>
            </w:rPr>
          </w:rPrChange>
        </w:rPr>
        <w:pPrChange w:id="44" w:author="JOSE" w:date="2026-10-15T19:28:00Z">
          <w:pPr>
            <w:spacing w:after="0" w:line="240" w:lineRule="auto"/>
            <w:ind w:firstLine="709"/>
            <w:jc w:val="right"/>
          </w:pPr>
        </w:pPrChange>
      </w:pPr>
    </w:p>
    <w:p w14:paraId="2760661B" w14:textId="77777777" w:rsidR="00595417" w:rsidRPr="00D43589" w:rsidRDefault="00595417" w:rsidP="00CE73D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4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46" w:author="JOSE" w:date="2026-10-15T19:32:00Z">
          <w:pPr>
            <w:spacing w:after="0" w:line="240" w:lineRule="auto"/>
            <w:ind w:firstLine="709"/>
            <w:jc w:val="right"/>
          </w:pPr>
        </w:pPrChange>
      </w:pPr>
    </w:p>
    <w:p w14:paraId="3839E077" w14:textId="77777777" w:rsidR="00595417" w:rsidRPr="00D43589" w:rsidDel="00CE73D8" w:rsidRDefault="00595417" w:rsidP="00FC70D8">
      <w:pPr>
        <w:spacing w:after="0" w:line="240" w:lineRule="auto"/>
        <w:ind w:firstLine="709"/>
        <w:jc w:val="right"/>
        <w:rPr>
          <w:del w:id="47" w:author="JOSE" w:date="2026-10-15T19:29:00Z"/>
          <w:rFonts w:ascii="Times New Roman" w:hAnsi="Times New Roman" w:cs="Times New Roman"/>
          <w:color w:val="000000" w:themeColor="text1"/>
          <w:sz w:val="24"/>
          <w:szCs w:val="24"/>
          <w:rPrChange w:id="48" w:author="Isabella" w:date="2026-10-06T20:20:00Z">
            <w:rPr>
              <w:del w:id="49" w:author="JOSE" w:date="2026-10-15T19:29:00Z"/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Del="00CE73D8" w:rsidRDefault="00595417" w:rsidP="00F670B9">
      <w:pPr>
        <w:spacing w:after="0" w:line="240" w:lineRule="auto"/>
        <w:ind w:firstLine="709"/>
        <w:jc w:val="right"/>
        <w:rPr>
          <w:del w:id="50" w:author="JOSE" w:date="2026-10-15T19:29:00Z"/>
          <w:rFonts w:ascii="Times New Roman" w:hAnsi="Times New Roman" w:cs="Times New Roman"/>
          <w:b/>
          <w:color w:val="000000" w:themeColor="text1"/>
          <w:sz w:val="24"/>
          <w:szCs w:val="24"/>
          <w:rPrChange w:id="51" w:author="Isabella" w:date="2026-10-06T20:20:00Z">
            <w:rPr>
              <w:del w:id="52" w:author="JOSE" w:date="2026-10-15T19:29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5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263A8C8B" w:rsidR="00F670B9" w:rsidRPr="00CE73D8" w:rsidRDefault="00CE73D8" w:rsidP="00CE73D8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54" w:author="JOSE" w:date="2026-10-15T19:34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pPrChange w:id="55" w:author="JOSE" w:date="2026-10-15T19:30:00Z">
          <w:pPr>
            <w:spacing w:after="0" w:line="360" w:lineRule="auto"/>
            <w:jc w:val="both"/>
          </w:pPr>
        </w:pPrChange>
      </w:pPr>
      <w:ins w:id="56" w:author="JOSE" w:date="2026-10-15T19:30:00Z">
        <w:r w:rsidRPr="00CE73D8">
          <w:rPr>
            <w:rFonts w:ascii="Times New Roman" w:hAnsi="Times New Roman" w:cs="Times New Roman"/>
            <w:b/>
            <w:color w:val="000000" w:themeColor="text1"/>
            <w:sz w:val="24"/>
            <w:szCs w:val="24"/>
            <w:rPrChange w:id="57" w:author="JOSE" w:date="2026-10-15T19:34:00Z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PrChange>
          </w:rPr>
          <w:t>RESUMO</w:t>
        </w:r>
      </w:ins>
    </w:p>
    <w:p w14:paraId="0F94A4C3" w14:textId="1D87909D" w:rsidR="00A866D7" w:rsidRPr="00CE73D8" w:rsidDel="00CE73D8" w:rsidRDefault="00E01513" w:rsidP="00E01513">
      <w:pPr>
        <w:spacing w:after="0" w:line="240" w:lineRule="auto"/>
        <w:jc w:val="both"/>
        <w:rPr>
          <w:del w:id="58" w:author="JOSE" w:date="2026-10-15T18:35:00Z"/>
          <w:rFonts w:ascii="Times New Roman" w:hAnsi="Times New Roman" w:cs="Times New Roman"/>
          <w:color w:val="000000"/>
          <w:sz w:val="24"/>
          <w:szCs w:val="24"/>
          <w:shd w:val="clear" w:color="auto" w:fill="FFFFFF"/>
          <w:rPrChange w:id="59" w:author="JOSE" w:date="2026-10-15T19:34:00Z">
            <w:rPr>
              <w:del w:id="60" w:author="JOSE" w:date="2026-10-15T18:35:00Z"/>
              <w:rFonts w:ascii="Arial" w:hAnsi="Arial" w:cs="Arial"/>
              <w:color w:val="000000"/>
              <w:sz w:val="24"/>
              <w:szCs w:val="24"/>
              <w:shd w:val="clear" w:color="auto" w:fill="FFFFFF"/>
            </w:rPr>
          </w:rPrChange>
        </w:rPr>
      </w:pPr>
      <w:ins w:id="61" w:author="JOSE" w:date="2026-10-15T18:35:00Z">
        <w:r w:rsidRPr="00CE73D8">
          <w:rPr>
            <w:rFonts w:ascii="Times New Roman" w:hAnsi="Times New Roman" w:cs="Times New Roman"/>
            <w:color w:val="000000"/>
            <w:sz w:val="24"/>
            <w:szCs w:val="24"/>
            <w:shd w:val="clear" w:color="auto" w:fill="FFFFFF"/>
            <w:rPrChange w:id="62" w:author="JOSE" w:date="2026-10-15T19:34:00Z">
              <w:rPr>
                <w:color w:val="000000"/>
                <w:shd w:val="clear" w:color="auto" w:fill="FFFFFF"/>
              </w:rPr>
            </w:rPrChange>
          </w:rPr>
          <w:t xml:space="preserve">A acessibilidade digital é fundamental para que pessoas com deficiência visual possam acessar informações, utilizar serviços e realizar atividades cotidianas com autonomia. Apesar da ampliação do uso de sites e aplicativos, nem todas as plataformas são desenvolvidas considerando as necessidades de quem utiliza leitores de tela ou outros recursos assistivos. A ausência de descrições adequadas para imagens, a organização inadequada de links, problemas de contraste e falhas na estrutura do código podem dificultar a compreensão das informações e a navegação. Nesse contexto, o presente trabalho tem como objetivo mapear os principais desafios técnicos e operacionais relacionados à implementação de recursos de audiodescrição e sistemas de áudio em sites e aplicativos móveis voltados para pessoas cegas ou com baixa visão. A pesquisa foi organizada como uma revisão bibliográfica, tomando como base os estudos apresentados pelo grupo e considerando seus objetivos, métodos, contextos, resultados, limitações e contribuições para o tema. A seleção dos materiais buscou relacionar pesquisas sobre páginas web e ambientes móveis, de modo a observar problemas que se manifestam em plataformas diferentes. Para a análise, foram identificados os assuntos recorrentes e comparadas as contribuições dos estudos, especialmente quanto à estrutura das interfaces, ao uso de textos alternativos, à compatibilidade com leitores de tela e à necessidade de avaliar os recursos de acessibilidade durante o desenvolvimento. Um dos estudos analisados, de Mendes e Sievers Júnior (2023), examinou três portais brasileiros de notícias: O Globo, Folha de S.Paulo e Jornal Extra. Segundo as informações reunidas pelo grupo, a avaliação identificou problemas relacionados à descrição de imagens, à organização dos links, ao contraste e à estruturação do código. Embora os portais apresentassem diferenças na quantidade e no tipo de falhas encontradas, os resultados indicam que sites conhecidos e amplamente utilizados também podem apresentar barreiras para pessoas com deficiência visual. A análise reforça que a presença de recursos técnicos isolados não é suficiente: eles precisam estar implementados de maneira adequada e coerente com a navegação. O segundo material, atribuído a Mendes e Almeida (2024), aborda barreiras na implementação de acessibilidade em sistemas operacionais e aplicações móveis. Conforme a descrição fornecida pelo grupo, esse </w:t>
        </w:r>
        <w:r w:rsidRPr="00CE73D8">
          <w:rPr>
            <w:rFonts w:ascii="Times New Roman" w:hAnsi="Times New Roman" w:cs="Times New Roman"/>
            <w:color w:val="000000"/>
            <w:sz w:val="24"/>
            <w:szCs w:val="24"/>
            <w:shd w:val="clear" w:color="auto" w:fill="FFFFFF"/>
            <w:rPrChange w:id="63" w:author="JOSE" w:date="2026-10-15T19:34:00Z">
              <w:rPr>
                <w:color w:val="000000"/>
                <w:shd w:val="clear" w:color="auto" w:fill="FFFFFF"/>
              </w:rPr>
            </w:rPrChange>
          </w:rPr>
          <w:lastRenderedPageBreak/>
          <w:t>estudo destaca a importância de considerar a compatibilidade com leitores de tela e os recursos de audiodescrição desde as primeiras etapas do desenvolvimento. Essa perspectiva complementa a análise de páginas web ao chamar atenção para a necessidade de planejar a acessibilidade antes que a estrutura da aplicação esteja consolidada. A comparação entre os materiais aponta uma convergência: a acessibilidade deve ser incorporada ao processo de desenvolvimento, em vez de ser tratada apenas como um ajuste posterior. Ao mesmo tempo, os desafios variam de acordo com a plataforma. Em páginas web, a descrição de imagens, os links e a semântica do código são aspectos relevantes; em ambientes móveis, também é necessário verificar o comportamento dos recursos assistivos em diferentes dispositivos e sistemas. Os estudos e a síntese realizada pelo grupo ainda evidenciam a importância de combinar ferramentas automáticas de avaliação com testes de usabilidade envolvendo pessoas com deficiência visual. Ferramentas automatizadas podem ajudar a localizar determinados problemas estruturais, mas não substituem a observação da experiência real de navegação. A participação dos usuários pode revelar dificuldades de compreensão, sequência, orientação e interação que não são totalmente identificadas por uma verificação técnica isolada. Como limitações, o material analisado é restrito, um dos estudos concentra-se em apenas três portais de notícias e as informações disponíveis não permitem generalizar os resultados para todos os sites e aplicativos. Além disso, a referência completa do estudo atribuído a Mendes e Almeida (2024) deve ser confirmada antes da entrega final. Conclui-se que os principais desafios envolvem a aplicação consistente das diretrizes de acessibilidade, a construção de interfaces compatíveis com tecnologias assistivas e a validação prática dos recursos implementados. Recomenda-se considerar a acessibilidade desde o planejamento, verificar a estrutura e as descrições dos elementos digitais e realizar avaliações contínuas com usuários reais. Essas medidas podem contribuir para experiências digitais mais compreensíveis, independentes e inclusivas.</w:t>
        </w:r>
      </w:ins>
      <w:commentRangeStart w:id="64"/>
      <w:del w:id="65" w:author="JOSE" w:date="2026-10-15T18:35:00Z">
        <w:r w:rsidR="00A866D7" w:rsidRPr="00CE73D8" w:rsidDel="00E01513">
          <w:rPr>
            <w:rFonts w:ascii="Times New Roman" w:hAnsi="Times New Roman" w:cs="Times New Roman"/>
            <w:b/>
            <w:color w:val="000000" w:themeColor="text1"/>
            <w:sz w:val="24"/>
            <w:szCs w:val="24"/>
            <w:rPrChange w:id="66" w:author="JOSE" w:date="2026-10-15T19:34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delText>RESUMO</w:delText>
        </w:r>
        <w:commentRangeEnd w:id="64"/>
        <w:r w:rsidR="0030327C" w:rsidRPr="00CE73D8" w:rsidDel="00E01513">
          <w:rPr>
            <w:rStyle w:val="Refdecomentrio"/>
            <w:rFonts w:ascii="Times New Roman" w:hAnsi="Times New Roman" w:cs="Times New Roman"/>
            <w:b/>
            <w:color w:val="000000" w:themeColor="text1"/>
            <w:sz w:val="24"/>
            <w:szCs w:val="24"/>
            <w:rPrChange w:id="67" w:author="JOSE" w:date="2026-10-15T19:34:00Z">
              <w:rPr>
                <w:rStyle w:val="Refdecomentrio"/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commentReference w:id="64"/>
        </w:r>
      </w:del>
    </w:p>
    <w:p w14:paraId="74C38A82" w14:textId="0CA59544" w:rsidR="00CE73D8" w:rsidRPr="00CE73D8" w:rsidRDefault="00CE73D8" w:rsidP="00AD1B1B">
      <w:pPr>
        <w:spacing w:after="0" w:line="240" w:lineRule="auto"/>
        <w:jc w:val="both"/>
        <w:rPr>
          <w:ins w:id="68" w:author="JOSE" w:date="2026-10-15T19:31:00Z"/>
          <w:rFonts w:ascii="Times New Roman" w:hAnsi="Times New Roman" w:cs="Times New Roman"/>
          <w:color w:val="000000"/>
          <w:sz w:val="24"/>
          <w:szCs w:val="24"/>
          <w:shd w:val="clear" w:color="auto" w:fill="FFFFFF"/>
          <w:rPrChange w:id="69" w:author="JOSE" w:date="2026-10-15T19:34:00Z">
            <w:rPr>
              <w:ins w:id="70" w:author="JOSE" w:date="2026-10-15T19:31:00Z"/>
              <w:rFonts w:ascii="Arial" w:hAnsi="Arial" w:cs="Arial"/>
              <w:color w:val="000000"/>
              <w:sz w:val="24"/>
              <w:szCs w:val="24"/>
              <w:shd w:val="clear" w:color="auto" w:fill="FFFFFF"/>
            </w:rPr>
          </w:rPrChange>
        </w:rPr>
      </w:pPr>
    </w:p>
    <w:p w14:paraId="475C04E1" w14:textId="5AC6ADC6" w:rsidR="00CE73D8" w:rsidRPr="00CE73D8" w:rsidRDefault="00CE73D8" w:rsidP="00AD1B1B">
      <w:pPr>
        <w:spacing w:after="0" w:line="240" w:lineRule="auto"/>
        <w:jc w:val="both"/>
        <w:rPr>
          <w:ins w:id="71" w:author="JOSE" w:date="2026-10-15T19:31:00Z"/>
          <w:rFonts w:ascii="Times New Roman" w:hAnsi="Times New Roman" w:cs="Times New Roman"/>
          <w:b/>
          <w:color w:val="000000" w:themeColor="text1"/>
          <w:sz w:val="24"/>
          <w:szCs w:val="24"/>
          <w:rPrChange w:id="72" w:author="JOSE" w:date="2026-10-15T19:34:00Z">
            <w:rPr>
              <w:ins w:id="73" w:author="JOSE" w:date="2026-10-15T19:31:00Z"/>
              <w:rFonts w:ascii="Arial" w:hAnsi="Arial" w:cs="Arial"/>
              <w:b/>
              <w:color w:val="000000" w:themeColor="text1"/>
              <w:sz w:val="24"/>
              <w:szCs w:val="24"/>
            </w:rPr>
          </w:rPrChange>
        </w:rPr>
      </w:pPr>
    </w:p>
    <w:p w14:paraId="13057D0B" w14:textId="549AC8FD" w:rsidR="00CE73D8" w:rsidRPr="00CE73D8" w:rsidRDefault="00CE73D8" w:rsidP="00AD1B1B">
      <w:pPr>
        <w:spacing w:after="0" w:line="240" w:lineRule="auto"/>
        <w:jc w:val="both"/>
        <w:rPr>
          <w:ins w:id="74" w:author="JOSE" w:date="2026-10-15T19:31:00Z"/>
          <w:rFonts w:ascii="Times New Roman" w:hAnsi="Times New Roman" w:cs="Times New Roman"/>
          <w:b/>
          <w:color w:val="000000" w:themeColor="text1"/>
          <w:sz w:val="24"/>
          <w:szCs w:val="24"/>
          <w:rPrChange w:id="75" w:author="JOSE" w:date="2026-10-15T19:34:00Z">
            <w:rPr>
              <w:ins w:id="76" w:author="JOSE" w:date="2026-10-15T19:31:00Z"/>
              <w:rFonts w:ascii="Arial" w:hAnsi="Arial" w:cs="Arial"/>
              <w:b/>
              <w:color w:val="000000" w:themeColor="text1"/>
              <w:sz w:val="24"/>
              <w:szCs w:val="24"/>
            </w:rPr>
          </w:rPrChange>
        </w:rPr>
      </w:pPr>
    </w:p>
    <w:p w14:paraId="511D8260" w14:textId="16AD9F7E" w:rsidR="00CE73D8" w:rsidRPr="00CE73D8" w:rsidRDefault="00CE73D8" w:rsidP="00AD1B1B">
      <w:pPr>
        <w:spacing w:after="0" w:line="240" w:lineRule="auto"/>
        <w:jc w:val="both"/>
        <w:rPr>
          <w:ins w:id="77" w:author="JOSE" w:date="2026-10-15T19:31:00Z"/>
          <w:rFonts w:ascii="Times New Roman" w:hAnsi="Times New Roman" w:cs="Times New Roman"/>
          <w:bCs/>
          <w:color w:val="000000" w:themeColor="text1"/>
          <w:sz w:val="24"/>
          <w:szCs w:val="24"/>
          <w:rPrChange w:id="78" w:author="JOSE" w:date="2026-10-15T19:34:00Z">
            <w:rPr>
              <w:ins w:id="79" w:author="JOSE" w:date="2026-10-15T19:31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ins w:id="80" w:author="JOSE" w:date="2026-10-15T19:32:00Z">
        <w:r w:rsidRPr="00CE73D8">
          <w:rPr>
            <w:rFonts w:ascii="Times New Roman" w:hAnsi="Times New Roman" w:cs="Times New Roman"/>
            <w:bCs/>
            <w:color w:val="000000" w:themeColor="text1"/>
            <w:sz w:val="24"/>
            <w:szCs w:val="24"/>
            <w:rPrChange w:id="81" w:author="JOSE" w:date="2026-10-15T19:34:00Z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rPrChange>
          </w:rPr>
          <w:t>Palavras-chave: Acessibilidade digital. Deficiência visual. Leitores de tela.</w:t>
        </w:r>
      </w:ins>
    </w:p>
    <w:p w14:paraId="548185A3" w14:textId="2AE04492" w:rsidR="00CF7C84" w:rsidRPr="00CE73D8" w:rsidDel="00E01513" w:rsidRDefault="00CF7C84" w:rsidP="00AD1B1B">
      <w:pPr>
        <w:spacing w:after="0" w:line="240" w:lineRule="auto"/>
        <w:jc w:val="both"/>
        <w:rPr>
          <w:del w:id="82" w:author="JOSE" w:date="2026-10-15T18:35:00Z"/>
          <w:rFonts w:ascii="Times New Roman" w:hAnsi="Times New Roman" w:cs="Times New Roman"/>
          <w:b/>
          <w:color w:val="000000" w:themeColor="text1"/>
          <w:sz w:val="24"/>
          <w:szCs w:val="24"/>
          <w:rPrChange w:id="83" w:author="JOSE" w:date="2026-10-15T19:34:00Z">
            <w:rPr>
              <w:del w:id="84" w:author="JOSE" w:date="2026-10-15T18:3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7F0A2EC" w14:textId="2C5E46EC" w:rsidR="00623E37" w:rsidRPr="00CE73D8" w:rsidDel="00E01513" w:rsidRDefault="00AE49E2">
      <w:pPr>
        <w:spacing w:after="0" w:line="240" w:lineRule="auto"/>
        <w:jc w:val="both"/>
        <w:rPr>
          <w:del w:id="85" w:author="JOSE" w:date="2026-10-15T18:35:00Z"/>
          <w:rFonts w:ascii="Times New Roman" w:hAnsi="Times New Roman" w:cs="Times New Roman"/>
          <w:bCs/>
          <w:color w:val="000000" w:themeColor="text1"/>
          <w:sz w:val="24"/>
          <w:szCs w:val="24"/>
          <w:rPrChange w:id="86" w:author="JOSE" w:date="2026-10-15T19:34:00Z">
            <w:rPr>
              <w:del w:id="87" w:author="JOSE" w:date="2026-10-15T18:35:00Z"/>
              <w:rFonts w:ascii="Times New Roman" w:hAnsi="Times New Roman" w:cs="Times New Roman"/>
              <w:sz w:val="24"/>
              <w:szCs w:val="24"/>
            </w:rPr>
          </w:rPrChange>
        </w:rPr>
        <w:pPrChange w:id="88" w:author="Isabella" w:date="2026-10-06T19:05:00Z">
          <w:pPr>
            <w:spacing w:after="0" w:line="360" w:lineRule="auto"/>
          </w:pPr>
        </w:pPrChange>
      </w:pPr>
      <w:del w:id="89" w:author="JOSE" w:date="2026-10-15T18:35:00Z">
        <w:r w:rsidRPr="00CE73D8" w:rsidDel="00E01513">
          <w:rPr>
            <w:rFonts w:ascii="Times New Roman" w:hAnsi="Times New Roman" w:cs="Times New Roman"/>
            <w:sz w:val="24"/>
            <w:szCs w:val="24"/>
            <w:rPrChange w:id="90" w:author="JOSE" w:date="2026-10-15T19:34:00Z">
              <w:rPr>
                <w:rFonts w:ascii="Times New Roman" w:hAnsi="Times New Roman"/>
                <w:sz w:val="24"/>
              </w:rPr>
            </w:rPrChange>
          </w:rPr>
          <w:delText>A acessibilidade digital é fundamental para que pessoas com deficiência visual possam acessar informações e utilizar sites e aplicativos com autonomia. Entretanto, falhas na descrição de imagens, na estruturação de links e códigos e na compatibilidade com leitores de tela ainda podem dificultar a navegação. Diante desse cenário, este trabalho tem como objetivo mapear os principais desafios técnicos e operacionais relacionados à implementação de recursos de audiodescrição e sistemas de áudio em ambientes digitais. Para isso, foi realizada uma revisão bibliográfica de estudos sobre acessibilidade em páginas web e aplicações móveis, considerando seus objetivos, métodos, resultados, limitações e contribuições. Entre os materiais analisados, Mendes e Sievers Júnior (2023) avaliaram três portais brasileiros de notícias e identificaram problemas relacionados a textos alternativos, links, contraste e estrutura do código. Outro estudo fornecido pelo grupo, atribuído a Mendes e Almeida (2024), aborda barreiras na implementação de recursos de acessibilidade em sistemas móveis e destaca a importância de considerar leitores de tela e audiodescrição desde as primeiras etapas do desenvolvimento. Em conjunto, os estudos apontam que a existência de diretrizes e ferramentas assistivas não garante, por si só, uma experiência acessível: é necessário implementar corretamente os recursos e avaliar seu funcionamento em diferentes dispositivos e plataformas. Também se destaca a importância de combinar ferramentas automáticas de avaliação com testes de usabilidade envolvendo pessoas com deficiência visual, pois essas abordagens podem revelar barreiras distintas. Como limitação, o material reunido é restrito e não permite generalizar os resultados para todos os sites e aplicativos. Conclui-se que a acessibilidade deve ser incorporada ao processo de desenvolvimento desde o planejamento, com validação contínua e participação dos usuários, contribuindo para a autonomia e a inclusão digital.</w:delText>
        </w:r>
      </w:del>
    </w:p>
    <w:p w14:paraId="35A6F002" w14:textId="37D383EE" w:rsidR="004708DB" w:rsidRPr="00CE73D8" w:rsidDel="00E01513" w:rsidRDefault="004708DB" w:rsidP="004708DB">
      <w:pPr>
        <w:spacing w:after="0" w:line="360" w:lineRule="auto"/>
        <w:jc w:val="both"/>
        <w:rPr>
          <w:del w:id="91" w:author="JOSE" w:date="2026-10-15T18:35:00Z"/>
          <w:rFonts w:ascii="Times New Roman" w:hAnsi="Times New Roman" w:cs="Times New Roman"/>
          <w:color w:val="000000" w:themeColor="text1"/>
          <w:sz w:val="24"/>
          <w:szCs w:val="24"/>
          <w:rPrChange w:id="92" w:author="JOSE" w:date="2026-10-15T19:34:00Z">
            <w:rPr>
              <w:del w:id="93" w:author="JOSE" w:date="2026-10-15T18:35:00Z"/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5B72D91A" w:rsidR="004708DB" w:rsidRPr="00CE73D8" w:rsidRDefault="00ED28C6" w:rsidP="00E01513">
      <w:pPr>
        <w:spacing w:after="0" w:line="240" w:lineRule="auto"/>
        <w:jc w:val="both"/>
        <w:rPr>
          <w:ins w:id="94" w:author="JOSE" w:date="2026-10-15T18:36:00Z"/>
          <w:rFonts w:ascii="Times New Roman" w:hAnsi="Times New Roman" w:cs="Times New Roman"/>
          <w:sz w:val="24"/>
          <w:szCs w:val="24"/>
          <w:rPrChange w:id="95" w:author="JOSE" w:date="2026-10-15T19:34:00Z">
            <w:rPr>
              <w:ins w:id="96" w:author="JOSE" w:date="2026-10-15T18:36:00Z"/>
              <w:rFonts w:ascii="Times New Roman" w:hAnsi="Times New Roman"/>
              <w:sz w:val="24"/>
            </w:rPr>
          </w:rPrChange>
        </w:rPr>
      </w:pPr>
      <w:del w:id="97" w:author="JOSE" w:date="2026-10-15T18:35:00Z">
        <w:r w:rsidRPr="00CE73D8" w:rsidDel="00E01513">
          <w:rPr>
            <w:rFonts w:ascii="Times New Roman" w:hAnsi="Times New Roman" w:cs="Times New Roman"/>
            <w:sz w:val="24"/>
            <w:szCs w:val="24"/>
            <w:rPrChange w:id="98" w:author="JOSE" w:date="2026-10-15T19:34:00Z">
              <w:rPr>
                <w:rFonts w:ascii="Times New Roman" w:hAnsi="Times New Roman"/>
                <w:sz w:val="24"/>
              </w:rPr>
            </w:rPrChange>
          </w:rPr>
          <w:delText>Palavras-chave: Acessibilidade digital. Deficiência visual. Leitores de tela.</w:delText>
        </w:r>
      </w:del>
    </w:p>
    <w:p w14:paraId="2E4C4C8A" w14:textId="77777777" w:rsidR="00E01513" w:rsidRPr="00CE73D8" w:rsidDel="00E01513" w:rsidRDefault="00E01513" w:rsidP="00E01513">
      <w:pPr>
        <w:spacing w:after="0" w:line="240" w:lineRule="auto"/>
        <w:jc w:val="both"/>
        <w:rPr>
          <w:del w:id="99" w:author="JOSE" w:date="2026-10-15T18:36:00Z"/>
          <w:rFonts w:ascii="Times New Roman" w:hAnsi="Times New Roman" w:cs="Times New Roman"/>
          <w:color w:val="000000" w:themeColor="text1"/>
          <w:sz w:val="24"/>
          <w:szCs w:val="24"/>
          <w:rPrChange w:id="100" w:author="JOSE" w:date="2026-10-15T19:34:00Z">
            <w:rPr>
              <w:del w:id="101" w:author="JOSE" w:date="2026-10-15T18:36:00Z"/>
              <w:rFonts w:ascii="Times New Roman" w:hAnsi="Times New Roman" w:cs="Times New Roman"/>
              <w:sz w:val="24"/>
              <w:szCs w:val="24"/>
            </w:rPr>
          </w:rPrChange>
        </w:rPr>
        <w:pPrChange w:id="102" w:author="JOSE" w:date="2026-10-15T18:35:00Z">
          <w:pPr>
            <w:spacing w:after="0" w:line="240" w:lineRule="auto"/>
            <w:jc w:val="both"/>
          </w:pPr>
        </w:pPrChange>
      </w:pPr>
    </w:p>
    <w:p w14:paraId="4E6E9146" w14:textId="77777777" w:rsidR="004708DB" w:rsidRPr="00CE73D8" w:rsidDel="00E01513" w:rsidRDefault="004708DB" w:rsidP="00AD1B1B">
      <w:pPr>
        <w:spacing w:after="0" w:line="240" w:lineRule="auto"/>
        <w:jc w:val="both"/>
        <w:rPr>
          <w:del w:id="103" w:author="JOSE" w:date="2026-10-15T18:36:00Z"/>
          <w:rFonts w:ascii="Times New Roman" w:hAnsi="Times New Roman" w:cs="Times New Roman"/>
          <w:b/>
          <w:color w:val="000000" w:themeColor="text1"/>
          <w:sz w:val="24"/>
          <w:szCs w:val="24"/>
          <w:rPrChange w:id="104" w:author="JOSE" w:date="2026-10-15T19:34:00Z">
            <w:rPr>
              <w:del w:id="105" w:author="JOSE" w:date="2026-10-15T18:36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CE73D8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6" w:author="JOSE" w:date="2026-10-15T19:34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CE73D8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7" w:author="JOSE" w:date="2026-10-15T19:34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r w:rsidRPr="00CE73D8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8" w:author="JOSE" w:date="2026-10-15T19:34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CE73D8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9" w:author="JOSE" w:date="2026-10-15T19:34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</w:p>
    <w:p w14:paraId="4BE41803" w14:textId="77777777" w:rsidR="00A93D78" w:rsidRPr="00CE73D8" w:rsidRDefault="00A93D78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10" w:author="JOSE" w:date="2026-10-15T19:34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CE73D8">
        <w:rPr>
          <w:rFonts w:ascii="Times New Roman" w:hAnsi="Times New Roman" w:cs="Times New Roman"/>
          <w:sz w:val="24"/>
          <w:rPrChange w:id="111" w:author="JOSE" w:date="2026-10-15T19:34:00Z">
            <w:rPr>
              <w:rFonts w:ascii="Times New Roman" w:hAnsi="Times New Roman"/>
              <w:sz w:val="24"/>
            </w:rPr>
          </w:rPrChange>
        </w:rPr>
        <w:t>MENDES, Bárbara Rodrigues; SIEVERS JÚNIOR, Fretz. Análise de recursos de acessibilidade na web para deficientes visuais em sites brasileiros. Revista Eletrônica Anima Terra, Faculdade de Tecnologia de Mogi das Cruzes – FATEC-MC, Mogi das Cruzes, n. 17, ano VIII, p. 1–14, 2º semestre, 2023. ISSN 2526-1940.</w:t>
      </w:r>
    </w:p>
    <w:p w14:paraId="4577578B" w14:textId="3D5884A7" w:rsidR="00E01513" w:rsidRPr="00CE73D8" w:rsidRDefault="00C708FD" w:rsidP="00C708FD">
      <w:pPr>
        <w:spacing w:before="200" w:line="240" w:lineRule="auto"/>
        <w:rPr>
          <w:rFonts w:ascii="Times New Roman" w:hAnsi="Times New Roman" w:cs="Times New Roman"/>
          <w:sz w:val="24"/>
          <w:rPrChange w:id="112" w:author="JOSE" w:date="2026-10-15T19:35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CE73D8">
        <w:rPr>
          <w:rFonts w:ascii="Times New Roman" w:hAnsi="Times New Roman" w:cs="Times New Roman"/>
          <w:sz w:val="24"/>
          <w:rPrChange w:id="113" w:author="JOSE" w:date="2026-10-15T19:34:00Z">
            <w:rPr>
              <w:rFonts w:ascii="Times New Roman" w:hAnsi="Times New Roman"/>
              <w:sz w:val="24"/>
            </w:rPr>
          </w:rPrChange>
        </w:rPr>
        <w:t>MENDES, F. R.; ALMEIDA, L. C. Desenvolvimento mobile e inclusão: barreiras na implementação de audiodescrição em sistemas operacionais móveis. Revista de Computação Móvel e Acessibilidade, v. 1, p. 112–127, 2024. DOI/URL não informado no material fornecido.</w:t>
      </w:r>
    </w:p>
    <w:sectPr w:rsidR="00E01513" w:rsidRPr="00CE73D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4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EAB0E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EAB0E2" w16cid:durableId="2E6FC4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9B586" w14:textId="77777777" w:rsidR="00781B78" w:rsidRDefault="00781B78" w:rsidP="00FC70D8">
      <w:pPr>
        <w:spacing w:after="0" w:line="240" w:lineRule="auto"/>
      </w:pPr>
      <w:r>
        <w:separator/>
      </w:r>
    </w:p>
  </w:endnote>
  <w:endnote w:type="continuationSeparator" w:id="0">
    <w:p w14:paraId="52F236FF" w14:textId="77777777" w:rsidR="00781B78" w:rsidRDefault="00781B78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4C099" w14:textId="77777777" w:rsidR="00CE73D8" w:rsidRDefault="00CE73D8" w:rsidP="00CE73D8">
    <w:pPr>
      <w:pStyle w:val="Textodenotaderodap"/>
      <w:rPr>
        <w:ins w:id="114" w:author="JOSE" w:date="2026-10-15T19:29:00Z"/>
        <w:rStyle w:val="Refdenotaderodap"/>
        <w:rFonts w:ascii="Times New Roman" w:hAnsi="Times New Roman" w:cs="Times New Roman"/>
        <w:sz w:val="16"/>
        <w:szCs w:val="16"/>
      </w:rPr>
    </w:pPr>
    <w:ins w:id="115" w:author="JOSE" w:date="2026-10-15T19:29:00Z">
      <w:r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isousa@brazcubas.edu.br - ID Lattes: </w:t>
      </w:r>
      <w:r>
        <w:rPr>
          <w:rFonts w:ascii="Times New Roman" w:hAnsi="Times New Roman" w:cs="Times New Roman"/>
          <w:sz w:val="16"/>
          <w:szCs w:val="16"/>
          <w:shd w:val="clear" w:color="auto" w:fill="FFFFFF"/>
        </w:rPr>
        <w:t>4215441884581120</w:t>
      </w:r>
      <w:r>
        <w:rPr>
          <w:rFonts w:ascii="Times New Roman" w:hAnsi="Times New Roman" w:cs="Times New Roman"/>
          <w:sz w:val="16"/>
          <w:szCs w:val="16"/>
        </w:rPr>
        <w:t xml:space="preserve"> - Graduação em Análise e Desenvolvimento de Sistemas - Especialização em Algoritmos e Lógica de Programação</w:t>
      </w:r>
    </w:ins>
  </w:p>
  <w:p w14:paraId="7A7DB6EC" w14:textId="3C6257AA" w:rsidR="00CE73D8" w:rsidRDefault="00CE73D8" w:rsidP="00CE73D8">
    <w:pPr>
      <w:pStyle w:val="Textodenotaderodap"/>
      <w:rPr>
        <w:ins w:id="116" w:author="JOSE" w:date="2026-10-15T19:29:00Z"/>
      </w:rPr>
    </w:pPr>
    <w:ins w:id="117" w:author="JOSE" w:date="2026-10-15T19:31:00Z">
      <w:r>
        <w:rPr>
          <w:rStyle w:val="Refdenotaderodap"/>
          <w:rFonts w:ascii="Times New Roman" w:hAnsi="Times New Roman" w:cs="Times New Roman"/>
          <w:sz w:val="16"/>
          <w:szCs w:val="16"/>
        </w:rPr>
        <w:t>2</w:t>
      </w:r>
    </w:ins>
    <w:ins w:id="118" w:author="JOSE" w:date="2026-10-15T19:29:00Z"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9638B4">
        <w:t xml:space="preserve"> </w:t>
      </w:r>
      <w:r w:rsidRPr="009638B4">
        <w:rPr>
          <w:rFonts w:ascii="Times New Roman" w:hAnsi="Times New Roman" w:cs="Times New Roman"/>
          <w:sz w:val="16"/>
          <w:szCs w:val="16"/>
        </w:rPr>
        <w:t>josesantos</w:t>
      </w:r>
      <w:r>
        <w:rPr>
          <w:rFonts w:ascii="Times New Roman" w:hAnsi="Times New Roman" w:cs="Times New Roman"/>
          <w:sz w:val="16"/>
          <w:szCs w:val="16"/>
        </w:rPr>
        <w:t>006</w:t>
      </w:r>
      <w:r w:rsidRPr="009638B4">
        <w:rPr>
          <w:rFonts w:ascii="Times New Roman" w:hAnsi="Times New Roman" w:cs="Times New Roman"/>
          <w:sz w:val="16"/>
          <w:szCs w:val="16"/>
        </w:rPr>
        <w:t>@</w:t>
      </w:r>
      <w:r>
        <w:rPr>
          <w:rFonts w:ascii="Times New Roman" w:hAnsi="Times New Roman" w:cs="Times New Roman"/>
          <w:sz w:val="16"/>
          <w:szCs w:val="16"/>
        </w:rPr>
        <w:t>cs.brazcubas.edu.br – RGM:</w:t>
      </w:r>
      <w:r w:rsidRPr="009638B4">
        <w:t xml:space="preserve"> </w:t>
      </w:r>
      <w:r w:rsidRPr="009638B4">
        <w:rPr>
          <w:rFonts w:ascii="Times New Roman" w:hAnsi="Times New Roman" w:cs="Times New Roman"/>
          <w:sz w:val="16"/>
          <w:szCs w:val="16"/>
        </w:rPr>
        <w:t>48692522</w:t>
      </w:r>
      <w:r>
        <w:rPr>
          <w:rFonts w:ascii="Times New Roman" w:hAnsi="Times New Roman" w:cs="Times New Roman"/>
          <w:sz w:val="16"/>
          <w:szCs w:val="16"/>
        </w:rPr>
        <w:t xml:space="preserve"> - Centro Universitário Braz Cubas - Graduando em Análise e Desenvolvimento de Sistemas (2º semestre)</w:t>
      </w:r>
    </w:ins>
  </w:p>
  <w:p w14:paraId="43DF79FD" w14:textId="4ED86398" w:rsidR="00CE73D8" w:rsidRDefault="00CE73D8" w:rsidP="00CE73D8">
    <w:pPr>
      <w:pStyle w:val="Textodenotaderodap"/>
      <w:rPr>
        <w:ins w:id="119" w:author="JOSE" w:date="2026-10-15T19:29:00Z"/>
        <w:rFonts w:ascii="Times New Roman" w:hAnsi="Times New Roman" w:cs="Times New Roman"/>
        <w:sz w:val="16"/>
        <w:szCs w:val="16"/>
      </w:rPr>
    </w:pPr>
    <w:ins w:id="120" w:author="JOSE" w:date="2026-10-15T19:31:00Z">
      <w:r>
        <w:rPr>
          <w:rStyle w:val="Refdenotaderodap"/>
          <w:rFonts w:ascii="Times New Roman" w:hAnsi="Times New Roman" w:cs="Times New Roman"/>
          <w:sz w:val="16"/>
          <w:szCs w:val="16"/>
        </w:rPr>
        <w:t>3</w:t>
      </w:r>
    </w:ins>
    <w:ins w:id="121" w:author="JOSE" w:date="2026-10-15T19:29:00Z"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1A1E93">
        <w:rPr>
          <w:rFonts w:ascii="Times New Roman" w:hAnsi="Times New Roman" w:cs="Times New Roman"/>
          <w:sz w:val="16"/>
          <w:szCs w:val="16"/>
        </w:rPr>
        <w:t>leonan.alves006@cs.brazcubas.edu.br</w:t>
      </w:r>
      <w:r>
        <w:rPr>
          <w:rFonts w:ascii="Times New Roman" w:hAnsi="Times New Roman" w:cs="Times New Roman"/>
          <w:sz w:val="16"/>
          <w:szCs w:val="16"/>
        </w:rPr>
        <w:t>– RGM:</w:t>
      </w:r>
      <w:r w:rsidRPr="006472AD">
        <w:t xml:space="preserve"> </w:t>
      </w:r>
      <w:r w:rsidRPr="006472AD">
        <w:rPr>
          <w:rFonts w:ascii="Times New Roman" w:hAnsi="Times New Roman" w:cs="Times New Roman"/>
          <w:sz w:val="16"/>
          <w:szCs w:val="16"/>
        </w:rPr>
        <w:t>48695254</w:t>
      </w:r>
      <w:r>
        <w:rPr>
          <w:rFonts w:ascii="Times New Roman" w:hAnsi="Times New Roman" w:cs="Times New Roman"/>
          <w:sz w:val="16"/>
          <w:szCs w:val="16"/>
        </w:rPr>
        <w:t xml:space="preserve"> - Centro Universitário Braz Cubas - Graduando em Análise e Desenvolvimento de Sistemas (2º semestre)</w:t>
      </w:r>
    </w:ins>
  </w:p>
  <w:p w14:paraId="6F57BB4B" w14:textId="1C8ECF78" w:rsidR="00CE73D8" w:rsidRDefault="00CE73D8" w:rsidP="00CE73D8">
    <w:pPr>
      <w:pStyle w:val="Textodenotaderodap"/>
      <w:rPr>
        <w:ins w:id="122" w:author="JOSE" w:date="2026-10-15T19:29:00Z"/>
        <w:rFonts w:ascii="Times New Roman" w:hAnsi="Times New Roman" w:cs="Times New Roman"/>
        <w:sz w:val="16"/>
        <w:szCs w:val="16"/>
      </w:rPr>
    </w:pPr>
    <w:ins w:id="123" w:author="JOSE" w:date="2026-10-15T19:33:00Z">
      <w:r>
        <w:rPr>
          <w:rStyle w:val="Refdenotaderodap"/>
          <w:rFonts w:ascii="Times New Roman" w:hAnsi="Times New Roman" w:cs="Times New Roman"/>
          <w:sz w:val="16"/>
          <w:szCs w:val="16"/>
        </w:rPr>
        <w:t>4</w:t>
      </w:r>
    </w:ins>
    <w:ins w:id="124" w:author="JOSE" w:date="2026-10-15T19:29:00Z"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1A1E93">
        <w:rPr>
          <w:rFonts w:ascii="Times New Roman" w:hAnsi="Times New Roman" w:cs="Times New Roman"/>
          <w:sz w:val="16"/>
          <w:szCs w:val="16"/>
        </w:rPr>
        <w:t>luizsantos05@cs.cruzeirodosul.edu.br</w:t>
      </w:r>
      <w:r>
        <w:rPr>
          <w:rFonts w:ascii="Times New Roman" w:hAnsi="Times New Roman" w:cs="Times New Roman"/>
          <w:sz w:val="16"/>
          <w:szCs w:val="16"/>
        </w:rPr>
        <w:t xml:space="preserve"> – RGM:</w:t>
      </w:r>
      <w:r w:rsidRPr="001A1E93">
        <w:t xml:space="preserve"> </w:t>
      </w:r>
      <w:r w:rsidRPr="001A1E93">
        <w:rPr>
          <w:rFonts w:ascii="Times New Roman" w:hAnsi="Times New Roman" w:cs="Times New Roman"/>
          <w:sz w:val="16"/>
          <w:szCs w:val="16"/>
        </w:rPr>
        <w:t>47105160</w:t>
      </w:r>
      <w:r>
        <w:rPr>
          <w:rFonts w:ascii="Times New Roman" w:hAnsi="Times New Roman" w:cs="Times New Roman"/>
          <w:sz w:val="16"/>
          <w:szCs w:val="16"/>
        </w:rPr>
        <w:t xml:space="preserve"> - Centro Universitário Braz Cubas - Graduando em Análise e Desenvolvimento de Sistemas (2º semestre)</w:t>
      </w:r>
    </w:ins>
  </w:p>
  <w:p w14:paraId="13B92B07" w14:textId="0C816C56" w:rsidR="00CE73D8" w:rsidRDefault="00CE73D8" w:rsidP="00CE73D8">
    <w:pPr>
      <w:pStyle w:val="Textodenotaderodap"/>
      <w:rPr>
        <w:ins w:id="125" w:author="JOSE" w:date="2026-10-15T19:29:00Z"/>
        <w:sz w:val="16"/>
        <w:szCs w:val="16"/>
      </w:rPr>
    </w:pPr>
    <w:ins w:id="126" w:author="JOSE" w:date="2026-10-15T19:33:00Z">
      <w:r>
        <w:rPr>
          <w:rStyle w:val="Refdenotaderodap"/>
          <w:rFonts w:ascii="Times New Roman" w:hAnsi="Times New Roman" w:cs="Times New Roman"/>
          <w:sz w:val="16"/>
          <w:szCs w:val="16"/>
        </w:rPr>
        <w:t>5</w:t>
      </w:r>
    </w:ins>
    <w:ins w:id="127" w:author="JOSE" w:date="2026-10-15T19:29:00Z"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1A1E93">
        <w:rPr>
          <w:rFonts w:ascii="Times New Roman" w:hAnsi="Times New Roman" w:cs="Times New Roman"/>
          <w:sz w:val="16"/>
          <w:szCs w:val="16"/>
        </w:rPr>
        <w:t>daniel.pinarelli@cs.brazcubas.edu.br</w:t>
      </w:r>
      <w:r>
        <w:rPr>
          <w:rFonts w:ascii="Times New Roman" w:hAnsi="Times New Roman" w:cs="Times New Roman"/>
          <w:sz w:val="16"/>
          <w:szCs w:val="16"/>
        </w:rPr>
        <w:t xml:space="preserve"> – RGM:</w:t>
      </w:r>
      <w:r w:rsidRPr="001A1E93">
        <w:t xml:space="preserve"> </w:t>
      </w:r>
      <w:r w:rsidRPr="001A1E93">
        <w:rPr>
          <w:rFonts w:ascii="Times New Roman" w:hAnsi="Times New Roman" w:cs="Times New Roman"/>
          <w:sz w:val="16"/>
          <w:szCs w:val="16"/>
        </w:rPr>
        <w:t>48107051</w:t>
      </w:r>
      <w:r>
        <w:rPr>
          <w:rFonts w:ascii="Times New Roman" w:hAnsi="Times New Roman" w:cs="Times New Roman"/>
          <w:sz w:val="16"/>
          <w:szCs w:val="16"/>
        </w:rPr>
        <w:t xml:space="preserve"> - Centro Universitário Braz Cubas - Graduando em Análise e Desenvolvimento de Sistemas (2º semestre)</w:t>
      </w:r>
    </w:ins>
  </w:p>
  <w:p w14:paraId="5407C5E9" w14:textId="77777777" w:rsidR="00CE73D8" w:rsidRDefault="00CE73D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48EF0" w14:textId="77777777" w:rsidR="00781B78" w:rsidRDefault="00781B78" w:rsidP="00FC70D8">
      <w:pPr>
        <w:spacing w:after="0" w:line="240" w:lineRule="auto"/>
      </w:pPr>
      <w:r>
        <w:separator/>
      </w:r>
    </w:p>
  </w:footnote>
  <w:footnote w:type="continuationSeparator" w:id="0">
    <w:p w14:paraId="2A4DC3BC" w14:textId="77777777" w:rsidR="00781B78" w:rsidRDefault="00781B78" w:rsidP="00FC70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JOSE">
    <w15:presenceInfo w15:providerId="AD" w15:userId="S::josesantos006@cs.brazcubas.edu.br::da1de437-e5d9-4554-90d5-d029667d30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70719"/>
    <w:rsid w:val="000819CF"/>
    <w:rsid w:val="00086742"/>
    <w:rsid w:val="00086F56"/>
    <w:rsid w:val="00092B78"/>
    <w:rsid w:val="000A2BBF"/>
    <w:rsid w:val="00167E78"/>
    <w:rsid w:val="001736FF"/>
    <w:rsid w:val="001A1E93"/>
    <w:rsid w:val="001E29AC"/>
    <w:rsid w:val="0024210A"/>
    <w:rsid w:val="00264E24"/>
    <w:rsid w:val="00271CA6"/>
    <w:rsid w:val="00291333"/>
    <w:rsid w:val="0030327C"/>
    <w:rsid w:val="00312DE8"/>
    <w:rsid w:val="003572F7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39D0"/>
    <w:rsid w:val="00567688"/>
    <w:rsid w:val="0058428F"/>
    <w:rsid w:val="005852F5"/>
    <w:rsid w:val="00587CA5"/>
    <w:rsid w:val="00595417"/>
    <w:rsid w:val="005C422F"/>
    <w:rsid w:val="00622EE0"/>
    <w:rsid w:val="00623E37"/>
    <w:rsid w:val="006472AD"/>
    <w:rsid w:val="006D5DF8"/>
    <w:rsid w:val="006E11E9"/>
    <w:rsid w:val="006F1A2F"/>
    <w:rsid w:val="0072291A"/>
    <w:rsid w:val="007432CF"/>
    <w:rsid w:val="007641CF"/>
    <w:rsid w:val="007769ED"/>
    <w:rsid w:val="00781B78"/>
    <w:rsid w:val="00802998"/>
    <w:rsid w:val="008525B0"/>
    <w:rsid w:val="008B4F7B"/>
    <w:rsid w:val="008D679D"/>
    <w:rsid w:val="00931D64"/>
    <w:rsid w:val="009529EC"/>
    <w:rsid w:val="009638B4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E73D8"/>
    <w:rsid w:val="00CF5578"/>
    <w:rsid w:val="00CF7C84"/>
    <w:rsid w:val="00D43589"/>
    <w:rsid w:val="00D716B8"/>
    <w:rsid w:val="00DC2717"/>
    <w:rsid w:val="00E01513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01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3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1224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JOSE</cp:lastModifiedBy>
  <cp:revision>7</cp:revision>
  <cp:lastPrinted>2021-08-29T20:44:00Z</cp:lastPrinted>
  <dcterms:created xsi:type="dcterms:W3CDTF">2026-10-15T20:08:00Z</dcterms:created>
  <dcterms:modified xsi:type="dcterms:W3CDTF">2026-10-15T22:50:00Z</dcterms:modified>
</cp:coreProperties>
</file>